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bottomFromText="200" w:vertAnchor="page" w:horzAnchor="margin" w:tblpY="226"/>
        <w:tblW w:w="10170" w:type="dxa"/>
        <w:tblLook w:val="04A0" w:firstRow="1" w:lastRow="0" w:firstColumn="1" w:lastColumn="0" w:noHBand="0" w:noVBand="1"/>
      </w:tblPr>
      <w:tblGrid>
        <w:gridCol w:w="4642"/>
        <w:gridCol w:w="5528"/>
      </w:tblGrid>
      <w:tr w:rsidR="00503DED" w14:paraId="4842FA91" w14:textId="77777777" w:rsidTr="008C72D7">
        <w:tc>
          <w:tcPr>
            <w:tcW w:w="4644" w:type="dxa"/>
          </w:tcPr>
          <w:p w14:paraId="36DA59B6" w14:textId="21056949" w:rsidR="00503DED" w:rsidRDefault="00503DED" w:rsidP="00601C55">
            <w:pPr>
              <w:spacing w:line="360" w:lineRule="auto"/>
            </w:pPr>
          </w:p>
        </w:tc>
        <w:tc>
          <w:tcPr>
            <w:tcW w:w="5529" w:type="dxa"/>
            <w:hideMark/>
          </w:tcPr>
          <w:p w14:paraId="71B064EB" w14:textId="0777FC3B" w:rsidR="00503DED" w:rsidRDefault="00503DED" w:rsidP="00601C55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Комиссию по оказанию материальной                                                                                                                                              поддержки (помощи) обучающимся </w:t>
            </w:r>
            <w:proofErr w:type="spellStart"/>
            <w:r>
              <w:rPr>
                <w:rFonts w:ascii="Times New Roman" w:hAnsi="Times New Roman"/>
              </w:rPr>
              <w:t>ВоГУ</w:t>
            </w:r>
            <w:proofErr w:type="spellEnd"/>
          </w:p>
          <w:tbl>
            <w:tblPr>
              <w:tblStyle w:val="a4"/>
              <w:tblpPr w:vertAnchor="page" w:horzAnchor="margin" w:tblpXSpec="right" w:tblpY="568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28"/>
            </w:tblGrid>
            <w:tr w:rsidR="002D32F4" w:rsidRPr="008C72D7" w14:paraId="5CA4DD5B" w14:textId="77777777" w:rsidTr="009600B9">
              <w:trPr>
                <w:cantSplit/>
                <w:trHeight w:hRule="exact" w:val="198"/>
              </w:trPr>
              <w:tc>
                <w:tcPr>
                  <w:tcW w:w="3628" w:type="dxa"/>
                  <w:vAlign w:val="bottom"/>
                </w:tcPr>
                <w:p w14:paraId="235A5CBF" w14:textId="77777777" w:rsidR="002D32F4" w:rsidRPr="007616A0" w:rsidRDefault="002D32F4" w:rsidP="002D32F4">
                  <w:pPr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szCs w:val="18"/>
                    </w:rPr>
                    <w:t>fio</w:t>
                  </w:r>
                  <w:proofErr w:type="spellEnd"/>
                </w:p>
              </w:tc>
            </w:tr>
          </w:tbl>
          <w:p w14:paraId="720B9671" w14:textId="14FDC4E2" w:rsidR="008C72D7" w:rsidRPr="0085532A" w:rsidRDefault="00503DED" w:rsidP="00601C55">
            <w:pPr>
              <w:spacing w:after="0" w:line="240" w:lineRule="auto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</w:rPr>
              <w:t xml:space="preserve"> от студента (-</w:t>
            </w:r>
            <w:proofErr w:type="spellStart"/>
            <w:r>
              <w:rPr>
                <w:rFonts w:ascii="Times New Roman" w:hAnsi="Times New Roman"/>
              </w:rPr>
              <w:t>ки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  <w:p w14:paraId="6560801D" w14:textId="77777777" w:rsidR="00A40C26" w:rsidRPr="00B422F6" w:rsidRDefault="00A40C26" w:rsidP="00A40C26">
            <w:pPr>
              <w:spacing w:after="0" w:line="360" w:lineRule="auto"/>
              <w:rPr>
                <w:rFonts w:ascii="Times New Roman" w:hAnsi="Times New Roman"/>
                <w:sz w:val="2"/>
                <w:szCs w:val="2"/>
              </w:rPr>
            </w:pPr>
          </w:p>
          <w:p w14:paraId="3CA7BDA3" w14:textId="2E691AE7" w:rsidR="00503DED" w:rsidRDefault="00B422F6" w:rsidP="00B422F6">
            <w:pPr>
              <w:tabs>
                <w:tab w:val="left" w:pos="745"/>
                <w:tab w:val="center" w:pos="2656"/>
              </w:tabs>
              <w:spacing w:after="0" w:line="360" w:lineRule="auto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ab/>
            </w:r>
            <w:r>
              <w:rPr>
                <w:rFonts w:ascii="Times New Roman" w:hAnsi="Times New Roman"/>
                <w:sz w:val="16"/>
              </w:rPr>
              <w:tab/>
            </w:r>
            <w:r w:rsidR="00503DED">
              <w:rPr>
                <w:rFonts w:ascii="Times New Roman" w:hAnsi="Times New Roman"/>
                <w:sz w:val="16"/>
              </w:rPr>
              <w:t>(фамилия, имя, отчество студента (-</w:t>
            </w:r>
            <w:proofErr w:type="spellStart"/>
            <w:r w:rsidR="00503DED">
              <w:rPr>
                <w:rFonts w:ascii="Times New Roman" w:hAnsi="Times New Roman"/>
                <w:sz w:val="16"/>
              </w:rPr>
              <w:t>ки</w:t>
            </w:r>
            <w:proofErr w:type="spellEnd"/>
            <w:r w:rsidR="00503DED">
              <w:rPr>
                <w:rFonts w:ascii="Times New Roman" w:hAnsi="Times New Roman"/>
                <w:sz w:val="16"/>
              </w:rPr>
              <w:t>))</w:t>
            </w:r>
          </w:p>
          <w:tbl>
            <w:tblPr>
              <w:tblStyle w:val="a4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9"/>
              <w:gridCol w:w="2649"/>
            </w:tblGrid>
            <w:tr w:rsidR="005F5882" w:rsidRPr="005F5882" w14:paraId="6F7DF6D9" w14:textId="77777777" w:rsidTr="009600B9">
              <w:trPr>
                <w:cantSplit/>
                <w:trHeight w:hRule="exact" w:val="191"/>
              </w:trPr>
              <w:tc>
                <w:tcPr>
                  <w:tcW w:w="5298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14:paraId="39543B91" w14:textId="106A3B9B" w:rsidR="005F5882" w:rsidRPr="005F5882" w:rsidRDefault="005F5882" w:rsidP="00B85027">
                  <w:pPr>
                    <w:framePr w:hSpace="180" w:wrap="around" w:vAnchor="page" w:hAnchor="margin" w:y="226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</w:p>
              </w:tc>
            </w:tr>
            <w:tr w:rsidR="00946387" w:rsidRPr="005F5882" w14:paraId="33C5BC82" w14:textId="77777777" w:rsidTr="007818EC">
              <w:trPr>
                <w:cantSplit/>
                <w:trHeight w:val="249"/>
              </w:trPr>
              <w:tc>
                <w:tcPr>
                  <w:tcW w:w="2649" w:type="dxa"/>
                  <w:tcBorders>
                    <w:top w:val="single" w:sz="4" w:space="0" w:color="auto"/>
                    <w:left w:val="nil"/>
                    <w:right w:val="nil"/>
                  </w:tcBorders>
                  <w:vAlign w:val="bottom"/>
                </w:tcPr>
                <w:p w14:paraId="78BD4557" w14:textId="03D6A534" w:rsidR="00946387" w:rsidRPr="005F5882" w:rsidRDefault="00946387" w:rsidP="00B85027">
                  <w:pPr>
                    <w:framePr w:hSpace="180" w:wrap="around" w:vAnchor="page" w:hAnchor="margin" w:y="226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inst</w:t>
                  </w:r>
                  <w:proofErr w:type="spellEnd"/>
                </w:p>
              </w:tc>
              <w:tc>
                <w:tcPr>
                  <w:tcW w:w="2649" w:type="dxa"/>
                  <w:tcBorders>
                    <w:top w:val="single" w:sz="4" w:space="0" w:color="auto"/>
                    <w:left w:val="nil"/>
                    <w:right w:val="nil"/>
                  </w:tcBorders>
                  <w:vAlign w:val="bottom"/>
                </w:tcPr>
                <w:p w14:paraId="077F2547" w14:textId="17BC66AB" w:rsidR="00946387" w:rsidRPr="007616A0" w:rsidRDefault="00946387" w:rsidP="00B85027">
                  <w:pPr>
                    <w:framePr w:hSpace="180" w:wrap="around" w:vAnchor="page" w:hAnchor="margin" w:y="226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group</w:t>
                  </w:r>
                </w:p>
              </w:tc>
            </w:tr>
          </w:tbl>
          <w:p w14:paraId="771E54C0" w14:textId="0DFF4506" w:rsidR="00503DED" w:rsidRDefault="00503DED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(институт, группа)</w:t>
            </w: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98"/>
            </w:tblGrid>
            <w:tr w:rsidR="0087759B" w:rsidRPr="0087759B" w14:paraId="54427CD0" w14:textId="77777777" w:rsidTr="007818EC">
              <w:trPr>
                <w:cantSplit/>
                <w:trHeight w:hRule="exact" w:val="187"/>
              </w:trPr>
              <w:tc>
                <w:tcPr>
                  <w:tcW w:w="5298" w:type="dxa"/>
                  <w:vAlign w:val="bottom"/>
                </w:tcPr>
                <w:p w14:paraId="233F7399" w14:textId="11C49FF0" w:rsidR="0087759B" w:rsidRPr="0087759B" w:rsidRDefault="0087759B" w:rsidP="00B85027">
                  <w:pPr>
                    <w:framePr w:hSpace="180" w:wrap="around" w:vAnchor="page" w:hAnchor="margin" w:y="226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phone</w:t>
                  </w:r>
                </w:p>
              </w:tc>
            </w:tr>
          </w:tbl>
          <w:p w14:paraId="4105E31E" w14:textId="13F04251" w:rsidR="00503DED" w:rsidRDefault="00503DED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(контактный телефон)</w:t>
            </w: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97"/>
            </w:tblGrid>
            <w:tr w:rsidR="0087759B" w:rsidRPr="0087759B" w14:paraId="12CA4130" w14:textId="77777777" w:rsidTr="007818EC">
              <w:trPr>
                <w:cantSplit/>
                <w:trHeight w:hRule="exact" w:val="187"/>
              </w:trPr>
              <w:tc>
                <w:tcPr>
                  <w:tcW w:w="5297" w:type="dxa"/>
                  <w:vAlign w:val="bottom"/>
                </w:tcPr>
                <w:p w14:paraId="27D0DD65" w14:textId="76DC2A56" w:rsidR="0087759B" w:rsidRPr="0087759B" w:rsidRDefault="0087759B" w:rsidP="00B85027">
                  <w:pPr>
                    <w:framePr w:hSpace="180" w:wrap="around" w:vAnchor="page" w:hAnchor="margin" w:y="226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email</w:t>
                  </w:r>
                </w:p>
              </w:tc>
            </w:tr>
          </w:tbl>
          <w:p w14:paraId="4737F1C5" w14:textId="5E9C4FFE" w:rsidR="00503DED" w:rsidRDefault="00503DED" w:rsidP="00601C55">
            <w:pPr>
              <w:pStyle w:val="a3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sz w:val="16"/>
                <w:szCs w:val="16"/>
                <w:lang w:val="en-US"/>
              </w:rPr>
              <w:t>e</w:t>
            </w: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>
              <w:rPr>
                <w:rFonts w:ascii="Times New Roman" w:hAnsi="Times New Roman"/>
                <w:sz w:val="16"/>
                <w:szCs w:val="16"/>
                <w:lang w:val="en-US"/>
              </w:rPr>
              <w:t>mail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4C936B03" w14:textId="4F489D8B" w:rsidR="00503DED" w:rsidRDefault="00503DED" w:rsidP="00503DED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ЗАЯВЛЕНИЕ</w:t>
      </w:r>
    </w:p>
    <w:p w14:paraId="4E7D1FDD" w14:textId="77777777" w:rsidR="00503DED" w:rsidRDefault="00503DED" w:rsidP="00503DED">
      <w:pPr>
        <w:spacing w:after="0" w:line="240" w:lineRule="auto"/>
        <w:ind w:left="-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Прошу оказать мне материальную поддержку (помощь) в связи </w:t>
      </w:r>
      <w:r>
        <w:rPr>
          <w:rFonts w:ascii="Times New Roman" w:hAnsi="Times New Roman"/>
          <w:u w:val="single"/>
        </w:rPr>
        <w:t>с приобретением санаторно-курортной путевки в санаторий - профилакторий «Политехник».</w:t>
      </w:r>
    </w:p>
    <w:p w14:paraId="313C4FF5" w14:textId="77777777" w:rsidR="00503DED" w:rsidRDefault="00503DED" w:rsidP="00503DED">
      <w:pPr>
        <w:spacing w:after="0" w:line="240" w:lineRule="auto"/>
        <w:ind w:left="-284"/>
        <w:jc w:val="center"/>
        <w:rPr>
          <w:rFonts w:ascii="Times New Roman" w:hAnsi="Times New Roman"/>
          <w:sz w:val="20"/>
        </w:rPr>
      </w:pPr>
      <w:proofErr w:type="gramStart"/>
      <w:r>
        <w:rPr>
          <w:rFonts w:ascii="Times New Roman" w:hAnsi="Times New Roman"/>
          <w:sz w:val="20"/>
        </w:rPr>
        <w:t>( указать</w:t>
      </w:r>
      <w:proofErr w:type="gramEnd"/>
      <w:r>
        <w:rPr>
          <w:rFonts w:ascii="Times New Roman" w:hAnsi="Times New Roman"/>
          <w:sz w:val="20"/>
        </w:rPr>
        <w:t xml:space="preserve"> основание для предоставления материальной поддержки из Приложения 1)</w:t>
      </w:r>
    </w:p>
    <w:p w14:paraId="71D42857" w14:textId="77777777" w:rsidR="00503DED" w:rsidRDefault="00503DED" w:rsidP="00503DED">
      <w:pPr>
        <w:spacing w:after="0" w:line="240" w:lineRule="auto"/>
        <w:ind w:left="-284"/>
        <w:jc w:val="both"/>
        <w:rPr>
          <w:rFonts w:ascii="Times New Roman" w:hAnsi="Times New Roman"/>
        </w:rPr>
      </w:pPr>
    </w:p>
    <w:p w14:paraId="731C969A" w14:textId="77777777" w:rsidR="00503DED" w:rsidRDefault="00503DED" w:rsidP="00503DED">
      <w:pPr>
        <w:spacing w:after="0" w:line="240" w:lineRule="auto"/>
        <w:ind w:left="-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Документы, подтверждающие основание для предоставления выплаты прилагаю.</w:t>
      </w:r>
    </w:p>
    <w:p w14:paraId="2ACA7BAC" w14:textId="77777777" w:rsidR="00503DED" w:rsidRDefault="00503DED" w:rsidP="00503DED">
      <w:pPr>
        <w:spacing w:after="0" w:line="240" w:lineRule="auto"/>
        <w:ind w:left="-284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(прилагаются документы, подтверждающие основание для выплаты в соответствии с Приложением 1)</w:t>
      </w:r>
    </w:p>
    <w:p w14:paraId="34F7345A" w14:textId="77777777" w:rsidR="00503DED" w:rsidRDefault="00503DED" w:rsidP="00503DED">
      <w:pPr>
        <w:spacing w:after="0" w:line="240" w:lineRule="auto"/>
        <w:ind w:left="-284"/>
        <w:jc w:val="center"/>
        <w:rPr>
          <w:rFonts w:ascii="Times New Roman" w:hAnsi="Times New Roman"/>
          <w:sz w:val="20"/>
        </w:rPr>
      </w:pPr>
    </w:p>
    <w:p w14:paraId="0AA02363" w14:textId="77777777" w:rsidR="00503DED" w:rsidRDefault="00503DED" w:rsidP="00503DED">
      <w:pPr>
        <w:spacing w:line="360" w:lineRule="auto"/>
        <w:ind w:left="-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Приложения:</w:t>
      </w:r>
    </w:p>
    <w:p w14:paraId="3C7A3367" w14:textId="77777777" w:rsidR="00503DED" w:rsidRDefault="00503DED" w:rsidP="00503DED">
      <w:pPr>
        <w:spacing w:line="360" w:lineRule="auto"/>
        <w:ind w:left="-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1. </w:t>
      </w:r>
      <w:r>
        <w:rPr>
          <w:rFonts w:ascii="Times New Roman" w:hAnsi="Times New Roman"/>
          <w:u w:val="single"/>
        </w:rPr>
        <w:t>Отрывной талон путевки</w:t>
      </w:r>
    </w:p>
    <w:p w14:paraId="3712D73A" w14:textId="77777777" w:rsidR="00503DED" w:rsidRDefault="00503DED" w:rsidP="00503DED">
      <w:pPr>
        <w:spacing w:line="360" w:lineRule="auto"/>
        <w:ind w:left="-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Письменный ответ на настоящее заявление не требуется.</w:t>
      </w:r>
    </w:p>
    <w:tbl>
      <w:tblPr>
        <w:tblStyle w:val="a4"/>
        <w:tblpPr w:vertAnchor="page" w:horzAnchor="page" w:tblpX="8449" w:tblpY="701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1"/>
      </w:tblGrid>
      <w:tr w:rsidR="00B85027" w:rsidRPr="00B85027" w14:paraId="35A47DE2" w14:textId="77777777" w:rsidTr="008C3629">
        <w:trPr>
          <w:cantSplit/>
          <w:trHeight w:val="57"/>
        </w:trPr>
        <w:tc>
          <w:tcPr>
            <w:tcW w:w="1871" w:type="dxa"/>
            <w:vAlign w:val="bottom"/>
          </w:tcPr>
          <w:p w14:paraId="54149BA9" w14:textId="77777777" w:rsidR="00B85027" w:rsidRPr="00B85027" w:rsidRDefault="00B85027" w:rsidP="008C3629">
            <w:pPr>
              <w:pStyle w:val="a3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5027">
              <w:rPr>
                <w:rFonts w:ascii="Times New Roman" w:hAnsi="Times New Roman"/>
                <w:sz w:val="18"/>
                <w:szCs w:val="18"/>
                <w:lang w:val="en-US"/>
              </w:rPr>
              <w:t>signature</w:t>
            </w:r>
          </w:p>
        </w:tc>
      </w:tr>
    </w:tbl>
    <w:p w14:paraId="68D7999E" w14:textId="5104932C" w:rsidR="00503DED" w:rsidRDefault="00503DED" w:rsidP="00503DED">
      <w:pPr>
        <w:pStyle w:val="a3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«____» _________ </w:t>
      </w:r>
      <w:r>
        <w:rPr>
          <w:rFonts w:ascii="Times New Roman" w:hAnsi="Times New Roman"/>
          <w:sz w:val="20"/>
          <w:szCs w:val="18"/>
        </w:rPr>
        <w:t xml:space="preserve">2025 г.    </w:t>
      </w:r>
      <w:r>
        <w:rPr>
          <w:rFonts w:ascii="Times New Roman" w:hAnsi="Times New Roman"/>
          <w:sz w:val="20"/>
          <w:szCs w:val="18"/>
        </w:rPr>
        <w:tab/>
      </w:r>
      <w:r>
        <w:rPr>
          <w:rFonts w:ascii="Times New Roman" w:hAnsi="Times New Roman"/>
          <w:sz w:val="20"/>
          <w:szCs w:val="18"/>
        </w:rPr>
        <w:tab/>
      </w:r>
      <w:r>
        <w:rPr>
          <w:rFonts w:ascii="Times New Roman" w:hAnsi="Times New Roman"/>
          <w:sz w:val="20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_____________________            </w:t>
      </w:r>
    </w:p>
    <w:p w14:paraId="322D4287" w14:textId="77777777" w:rsidR="00503DED" w:rsidRDefault="00503DED" w:rsidP="00503DED">
      <w:pPr>
        <w:pStyle w:val="a3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                                         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</w:t>
      </w:r>
      <w:r>
        <w:rPr>
          <w:rFonts w:ascii="Times New Roman" w:hAnsi="Times New Roman"/>
          <w:sz w:val="16"/>
          <w:szCs w:val="18"/>
        </w:rPr>
        <w:t xml:space="preserve">(подпись </w:t>
      </w:r>
      <w:proofErr w:type="gramStart"/>
      <w:r>
        <w:rPr>
          <w:rFonts w:ascii="Times New Roman" w:hAnsi="Times New Roman"/>
          <w:sz w:val="16"/>
          <w:szCs w:val="18"/>
        </w:rPr>
        <w:t xml:space="preserve">студента)   </w:t>
      </w:r>
      <w:proofErr w:type="gramEnd"/>
      <w:r>
        <w:rPr>
          <w:rFonts w:ascii="Times New Roman" w:hAnsi="Times New Roman"/>
          <w:sz w:val="16"/>
          <w:szCs w:val="18"/>
        </w:rPr>
        <w:t xml:space="preserve">             </w:t>
      </w:r>
      <w:r>
        <w:rPr>
          <w:rFonts w:ascii="Times New Roman" w:hAnsi="Times New Roman"/>
          <w:sz w:val="16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6"/>
          <w:szCs w:val="18"/>
        </w:rPr>
        <w:t xml:space="preserve">   (</w:t>
      </w:r>
      <w:proofErr w:type="gramEnd"/>
      <w:r>
        <w:rPr>
          <w:rFonts w:ascii="Times New Roman" w:hAnsi="Times New Roman"/>
          <w:sz w:val="16"/>
          <w:szCs w:val="18"/>
        </w:rPr>
        <w:t>ФИО)</w:t>
      </w:r>
    </w:p>
    <w:p w14:paraId="0D5DFFC0" w14:textId="77777777" w:rsidR="00503DED" w:rsidRDefault="00503DED" w:rsidP="00503DED">
      <w:pPr>
        <w:widowControl w:val="0"/>
        <w:autoSpaceDE w:val="0"/>
        <w:autoSpaceDN w:val="0"/>
        <w:adjustRightInd w:val="0"/>
        <w:spacing w:after="0" w:line="240" w:lineRule="auto"/>
        <w:ind w:firstLine="6521"/>
        <w:rPr>
          <w:rFonts w:ascii="Times New Roman" w:eastAsia="Times New Roman" w:hAnsi="Times New Roman"/>
          <w:lang w:eastAsia="ru-RU"/>
        </w:rPr>
      </w:pPr>
    </w:p>
    <w:p w14:paraId="6A291FE5" w14:textId="77777777" w:rsidR="00503DED" w:rsidRDefault="00503DED" w:rsidP="00503DED">
      <w:pPr>
        <w:pStyle w:val="a3"/>
        <w:rPr>
          <w:del w:id="0" w:author="Анна" w:date="2020-10-23T12:19:00Z"/>
          <w:rFonts w:ascii="Times New Roman" w:hAnsi="Times New Roman"/>
        </w:rPr>
      </w:pPr>
      <w:r>
        <w:rPr>
          <w:rFonts w:ascii="Times New Roman" w:hAnsi="Times New Roman"/>
        </w:rPr>
        <w:t xml:space="preserve"> ____________________________________________________________________________________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5670"/>
      </w:tblGrid>
      <w:tr w:rsidR="00503DED" w14:paraId="4F287674" w14:textId="77777777" w:rsidTr="00601C55">
        <w:tc>
          <w:tcPr>
            <w:tcW w:w="4644" w:type="dxa"/>
          </w:tcPr>
          <w:p w14:paraId="46B98868" w14:textId="77777777" w:rsidR="00503DED" w:rsidRDefault="00503DED" w:rsidP="00601C55">
            <w:pPr>
              <w:spacing w:line="360" w:lineRule="auto"/>
            </w:pPr>
          </w:p>
        </w:tc>
        <w:tc>
          <w:tcPr>
            <w:tcW w:w="5670" w:type="dxa"/>
            <w:hideMark/>
          </w:tcPr>
          <w:p w14:paraId="56B2CD0E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Проректору по экономической и финансовой деятельности ФГБОУ ВО «</w:t>
            </w:r>
            <w:proofErr w:type="spellStart"/>
            <w:r>
              <w:rPr>
                <w:rFonts w:ascii="Times New Roman" w:hAnsi="Times New Roman"/>
              </w:rPr>
              <w:t>ВоГУ</w:t>
            </w:r>
            <w:proofErr w:type="spellEnd"/>
            <w:r>
              <w:rPr>
                <w:rFonts w:ascii="Times New Roman" w:hAnsi="Times New Roman"/>
              </w:rPr>
              <w:t>»</w:t>
            </w:r>
          </w:p>
          <w:p w14:paraId="247172AC" w14:textId="77777777" w:rsidR="00503DED" w:rsidRDefault="005D752F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О.М. Сидоровой</w:t>
            </w:r>
            <w:r w:rsidR="00503DED">
              <w:rPr>
                <w:rFonts w:ascii="Times New Roman" w:hAnsi="Times New Roman"/>
              </w:rPr>
              <w:t xml:space="preserve"> </w:t>
            </w:r>
          </w:p>
          <w:tbl>
            <w:tblPr>
              <w:tblStyle w:val="a4"/>
              <w:tblpPr w:vertAnchor="page" w:horzAnchor="margin" w:tblpXSpec="right" w:tblpY="901"/>
              <w:tblOverlap w:val="never"/>
              <w:tblW w:w="4320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20"/>
            </w:tblGrid>
            <w:tr w:rsidR="00481A53" w:rsidRPr="008C72D7" w14:paraId="04EEBFBD" w14:textId="77777777" w:rsidTr="00481A53">
              <w:trPr>
                <w:cantSplit/>
                <w:trHeight w:hRule="exact" w:val="170"/>
              </w:trPr>
              <w:tc>
                <w:tcPr>
                  <w:tcW w:w="4320" w:type="dxa"/>
                  <w:vAlign w:val="bottom"/>
                </w:tcPr>
                <w:p w14:paraId="7A435A5E" w14:textId="77777777" w:rsidR="00481A53" w:rsidRPr="00263E8F" w:rsidRDefault="00481A53" w:rsidP="00481A53">
                  <w:pPr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fio</w:t>
                  </w:r>
                  <w:proofErr w:type="spellEnd"/>
                </w:p>
              </w:tc>
            </w:tr>
          </w:tbl>
          <w:p w14:paraId="13337DAC" w14:textId="77777777" w:rsidR="00946387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 студента</w:t>
            </w:r>
          </w:p>
          <w:p w14:paraId="586544E4" w14:textId="77777777" w:rsidR="000F2BDC" w:rsidRDefault="000F2BDC" w:rsidP="000F2BDC">
            <w:pPr>
              <w:pStyle w:val="a3"/>
              <w:spacing w:line="14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14:paraId="1B247D1E" w14:textId="31F0A60D" w:rsidR="00503DED" w:rsidRDefault="000F2BDC" w:rsidP="000F2BDC">
            <w:pPr>
              <w:pStyle w:val="a3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503DED">
              <w:rPr>
                <w:rFonts w:ascii="Times New Roman" w:hAnsi="Times New Roman"/>
                <w:sz w:val="16"/>
                <w:szCs w:val="16"/>
              </w:rPr>
              <w:t>(фамилия, имя, отчество студента (-</w:t>
            </w:r>
            <w:proofErr w:type="spellStart"/>
            <w:r w:rsidR="00503DED">
              <w:rPr>
                <w:rFonts w:ascii="Times New Roman" w:hAnsi="Times New Roman"/>
                <w:sz w:val="16"/>
                <w:szCs w:val="16"/>
              </w:rPr>
              <w:t>ки</w:t>
            </w:r>
            <w:proofErr w:type="spellEnd"/>
            <w:r w:rsidR="00503DED">
              <w:rPr>
                <w:rFonts w:ascii="Times New Roman" w:hAnsi="Times New Roman"/>
                <w:sz w:val="16"/>
                <w:szCs w:val="16"/>
              </w:rPr>
              <w:t>))</w:t>
            </w:r>
          </w:p>
          <w:tbl>
            <w:tblPr>
              <w:tblStyle w:val="a4"/>
              <w:tblpPr w:leftFromText="181" w:rightFromText="181" w:vertAnchor="page" w:horzAnchor="margin" w:tblpY="136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39"/>
            </w:tblGrid>
            <w:tr w:rsidR="000F2BDC" w:rsidRPr="00DF5B94" w14:paraId="57ACF335" w14:textId="77777777" w:rsidTr="000F2BDC">
              <w:trPr>
                <w:cantSplit/>
                <w:trHeight w:val="113"/>
              </w:trPr>
              <w:tc>
                <w:tcPr>
                  <w:tcW w:w="5439" w:type="dxa"/>
                </w:tcPr>
                <w:p w14:paraId="318BB509" w14:textId="77777777" w:rsidR="000F2BDC" w:rsidRPr="00263E8F" w:rsidRDefault="000F2BDC" w:rsidP="000F2BDC">
                  <w:pPr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</w:p>
              </w:tc>
            </w:tr>
            <w:tr w:rsidR="000F2BDC" w:rsidRPr="00DF5B94" w14:paraId="5E6FEC2B" w14:textId="77777777" w:rsidTr="000F2BDC">
              <w:trPr>
                <w:cantSplit/>
                <w:trHeight w:val="425"/>
              </w:trPr>
              <w:tc>
                <w:tcPr>
                  <w:tcW w:w="5439" w:type="dxa"/>
                  <w:vAlign w:val="bottom"/>
                </w:tcPr>
                <w:p w14:paraId="20FB2966" w14:textId="77777777" w:rsidR="000F2BDC" w:rsidRPr="007616A0" w:rsidRDefault="000F2BDC" w:rsidP="000F2BDC">
                  <w:pPr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6"/>
                      <w:szCs w:val="16"/>
                      <w:lang w:val="en-US"/>
                    </w:rPr>
                    <w:t>inst</w:t>
                  </w:r>
                  <w:proofErr w:type="spellEnd"/>
                </w:p>
              </w:tc>
            </w:tr>
          </w:tbl>
          <w:p w14:paraId="61A870FE" w14:textId="69453C70" w:rsidR="00503DED" w:rsidRDefault="00503DED" w:rsidP="00E80C9C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(институт)</w:t>
            </w: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39"/>
            </w:tblGrid>
            <w:tr w:rsidR="006D50ED" w:rsidRPr="009E151D" w14:paraId="03637E75" w14:textId="77777777" w:rsidTr="00EC5992">
              <w:trPr>
                <w:cantSplit/>
                <w:trHeight w:val="283"/>
              </w:trPr>
              <w:tc>
                <w:tcPr>
                  <w:tcW w:w="5439" w:type="dxa"/>
                  <w:vAlign w:val="bottom"/>
                </w:tcPr>
                <w:p w14:paraId="675001D7" w14:textId="6522A4BA" w:rsidR="006D50ED" w:rsidRPr="007616A0" w:rsidRDefault="009E32C8" w:rsidP="009E32C8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group</w:t>
                  </w:r>
                </w:p>
              </w:tc>
            </w:tr>
          </w:tbl>
          <w:p w14:paraId="268EF5EE" w14:textId="1AF710D1" w:rsidR="00503DED" w:rsidRDefault="00EF305F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503DED">
              <w:rPr>
                <w:rFonts w:ascii="Times New Roman" w:hAnsi="Times New Roman"/>
                <w:sz w:val="16"/>
                <w:szCs w:val="16"/>
              </w:rPr>
              <w:t>(группа)</w:t>
            </w:r>
          </w:p>
          <w:p w14:paraId="557D6647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паспорт _______ №_________________                                                                                                                                                                                                     </w:t>
            </w:r>
          </w:p>
          <w:p w14:paraId="46C9A22F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</w:rPr>
              <w:t xml:space="preserve">                   </w:t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hAnsi="Times New Roman"/>
                <w:sz w:val="16"/>
                <w:szCs w:val="16"/>
              </w:rPr>
              <w:t xml:space="preserve">серия)   </w:t>
            </w:r>
            <w:proofErr w:type="gramEnd"/>
            <w:r>
              <w:rPr>
                <w:rFonts w:ascii="Times New Roman" w:hAnsi="Times New Roman"/>
                <w:sz w:val="16"/>
                <w:szCs w:val="16"/>
              </w:rPr>
              <w:t xml:space="preserve">                  </w:t>
            </w:r>
            <w:proofErr w:type="gramStart"/>
            <w:r>
              <w:rPr>
                <w:rFonts w:ascii="Times New Roman" w:hAnsi="Times New Roman"/>
                <w:sz w:val="16"/>
                <w:szCs w:val="16"/>
              </w:rPr>
              <w:t xml:space="preserve">   (</w:t>
            </w:r>
            <w:proofErr w:type="gramEnd"/>
            <w:r>
              <w:rPr>
                <w:rFonts w:ascii="Times New Roman" w:hAnsi="Times New Roman"/>
                <w:sz w:val="16"/>
                <w:szCs w:val="16"/>
              </w:rPr>
              <w:t xml:space="preserve">номер)                                                                                               </w:t>
            </w:r>
          </w:p>
          <w:p w14:paraId="405FD099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выдан «____</w:t>
            </w:r>
            <w:proofErr w:type="gramStart"/>
            <w:r>
              <w:rPr>
                <w:rFonts w:ascii="Times New Roman" w:hAnsi="Times New Roman"/>
              </w:rPr>
              <w:t>_»_</w:t>
            </w:r>
            <w:proofErr w:type="gramEnd"/>
            <w:r>
              <w:rPr>
                <w:rFonts w:ascii="Times New Roman" w:hAnsi="Times New Roman"/>
              </w:rPr>
              <w:t>_______</w:t>
            </w:r>
            <w:proofErr w:type="gramStart"/>
            <w:r>
              <w:rPr>
                <w:rFonts w:ascii="Times New Roman" w:hAnsi="Times New Roman"/>
              </w:rPr>
              <w:t>_  _</w:t>
            </w:r>
            <w:proofErr w:type="gramEnd"/>
            <w:r>
              <w:rPr>
                <w:rFonts w:ascii="Times New Roman" w:hAnsi="Times New Roman"/>
              </w:rPr>
              <w:t>________ г.</w:t>
            </w:r>
          </w:p>
          <w:p w14:paraId="36D24A29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_________________________________________________ </w:t>
            </w:r>
          </w:p>
          <w:p w14:paraId="3C73D2CC" w14:textId="77777777" w:rsidR="00503DED" w:rsidRDefault="00503DED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(кем выдан, код подразделения)</w:t>
            </w:r>
          </w:p>
          <w:p w14:paraId="426AB606" w14:textId="77777777" w:rsidR="00503DED" w:rsidRDefault="00503DED" w:rsidP="00601C55">
            <w:pPr>
              <w:pStyle w:val="a3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_________________________________________________</w:t>
            </w:r>
          </w:p>
          <w:p w14:paraId="12D5DCD3" w14:textId="7C3CCA50" w:rsidR="00503DED" w:rsidRDefault="006D50ED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503DED">
              <w:rPr>
                <w:rFonts w:ascii="Times New Roman" w:hAnsi="Times New Roman"/>
                <w:sz w:val="16"/>
                <w:szCs w:val="16"/>
              </w:rPr>
              <w:t>(адрес по прописке)</w:t>
            </w:r>
          </w:p>
          <w:tbl>
            <w:tblPr>
              <w:tblStyle w:val="a4"/>
              <w:tblpPr w:leftFromText="181" w:rightFromText="181" w:vertAnchor="text" w:horzAnchor="margin" w:tblpY="68"/>
              <w:tblOverlap w:val="never"/>
              <w:tblW w:w="5439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39"/>
            </w:tblGrid>
            <w:tr w:rsidR="006D50ED" w:rsidRPr="006D50ED" w14:paraId="5E5A2DBE" w14:textId="77777777" w:rsidTr="00EC5992">
              <w:trPr>
                <w:cantSplit/>
                <w:trHeight w:val="113"/>
              </w:trPr>
              <w:tc>
                <w:tcPr>
                  <w:tcW w:w="5439" w:type="dxa"/>
                  <w:vAlign w:val="bottom"/>
                </w:tcPr>
                <w:p w14:paraId="150E3D81" w14:textId="0D078255" w:rsidR="006D50ED" w:rsidRPr="006D50ED" w:rsidRDefault="006D50ED" w:rsidP="006D50ED">
                  <w:pPr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6D50ED">
                    <w:rPr>
                      <w:rFonts w:ascii="Times New Roman" w:hAnsi="Times New Roman"/>
                      <w:sz w:val="16"/>
                      <w:szCs w:val="16"/>
                      <w:lang w:val="en-US"/>
                    </w:rPr>
                    <w:t>phone</w:t>
                  </w:r>
                </w:p>
              </w:tc>
            </w:tr>
          </w:tbl>
          <w:p w14:paraId="5EFDF18C" w14:textId="77777777" w:rsidR="00503DED" w:rsidRDefault="00503DED" w:rsidP="00601C55">
            <w:pPr>
              <w:pStyle w:val="a3"/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(телефон)</w:t>
            </w:r>
          </w:p>
        </w:tc>
      </w:tr>
    </w:tbl>
    <w:p w14:paraId="5E551DE0" w14:textId="77777777" w:rsidR="00503DED" w:rsidRDefault="00503DED" w:rsidP="00503DED">
      <w:pPr>
        <w:pStyle w:val="a3"/>
        <w:jc w:val="center"/>
        <w:rPr>
          <w:rFonts w:ascii="Times New Roman" w:hAnsi="Times New Roman"/>
        </w:rPr>
      </w:pPr>
    </w:p>
    <w:p w14:paraId="0267FD22" w14:textId="77777777" w:rsidR="00503DED" w:rsidRDefault="00503DED" w:rsidP="00503DED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ЗАЯВЛЕНИЕ</w:t>
      </w:r>
    </w:p>
    <w:p w14:paraId="6A66C443" w14:textId="77777777" w:rsidR="00503DED" w:rsidRDefault="00503DED" w:rsidP="00503DED">
      <w:pPr>
        <w:pStyle w:val="a3"/>
        <w:jc w:val="center"/>
        <w:rPr>
          <w:rFonts w:ascii="Times New Roman" w:hAnsi="Times New Roman"/>
        </w:rPr>
      </w:pPr>
    </w:p>
    <w:p w14:paraId="0384200D" w14:textId="77777777" w:rsidR="00503DED" w:rsidRDefault="00503DED" w:rsidP="00503DED">
      <w:pPr>
        <w:pStyle w:val="a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Прошу удержать в </w:t>
      </w:r>
      <w:r>
        <w:rPr>
          <w:rFonts w:ascii="Times New Roman" w:hAnsi="Times New Roman"/>
          <w:b/>
        </w:rPr>
        <w:t>мае</w:t>
      </w:r>
      <w:r>
        <w:rPr>
          <w:rFonts w:ascii="Times New Roman" w:hAnsi="Times New Roman"/>
        </w:rPr>
        <w:t xml:space="preserve"> 2025 г. из материальной поддержки (помощи) сумму 14487,00 (четырнадцать тысяч четыреста восемьдесят семь рублей 00 копеек) и зачесть в счёт частичной оплаты путевки в санаторий - профилакторий «Политехник» </w:t>
      </w:r>
      <w:proofErr w:type="spellStart"/>
      <w:r>
        <w:rPr>
          <w:rFonts w:ascii="Times New Roman" w:hAnsi="Times New Roman"/>
        </w:rPr>
        <w:t>ВоГУ</w:t>
      </w:r>
      <w:proofErr w:type="spellEnd"/>
      <w:r>
        <w:rPr>
          <w:rFonts w:ascii="Times New Roman" w:hAnsi="Times New Roman"/>
        </w:rPr>
        <w:t xml:space="preserve"> за смену с 13.05.2025 г. по 30.05.2025 г. </w:t>
      </w:r>
    </w:p>
    <w:tbl>
      <w:tblPr>
        <w:tblStyle w:val="a4"/>
        <w:tblpPr w:vertAnchor="page" w:horzAnchor="page" w:tblpX="4288" w:tblpY="14992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680"/>
        <w:gridCol w:w="2268"/>
      </w:tblGrid>
      <w:tr w:rsidR="005468F0" w14:paraId="26C60257" w14:textId="77777777" w:rsidTr="009600B9">
        <w:trPr>
          <w:cantSplit/>
          <w:trHeight w:hRule="exact" w:val="170"/>
        </w:trPr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14:paraId="61B92C02" w14:textId="77777777" w:rsidR="007818EC" w:rsidRPr="007818EC" w:rsidRDefault="007818EC" w:rsidP="009600B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14:paraId="61FAF014" w14:textId="77777777" w:rsidR="007818EC" w:rsidRPr="002713FB" w:rsidRDefault="007818EC" w:rsidP="009600B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  <w:vAlign w:val="bottom"/>
          </w:tcPr>
          <w:p w14:paraId="17DA24E4" w14:textId="2DC10C20" w:rsidR="007818EC" w:rsidRPr="005C720B" w:rsidRDefault="007818EC" w:rsidP="009600B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signature</w:t>
            </w:r>
          </w:p>
        </w:tc>
      </w:tr>
      <w:tr w:rsidR="007818EC" w:rsidRPr="007818EC" w14:paraId="23E72687" w14:textId="77777777" w:rsidTr="009600B9">
        <w:trPr>
          <w:cantSplit/>
          <w:trHeight w:hRule="exact" w:val="257"/>
        </w:trPr>
        <w:tc>
          <w:tcPr>
            <w:tcW w:w="2268" w:type="dxa"/>
            <w:tcBorders>
              <w:top w:val="single" w:sz="4" w:space="0" w:color="auto"/>
              <w:bottom w:val="nil"/>
              <w:right w:val="nil"/>
            </w:tcBorders>
          </w:tcPr>
          <w:p w14:paraId="2C77141E" w14:textId="572DB56E" w:rsidR="007818EC" w:rsidRPr="007818EC" w:rsidRDefault="007818EC" w:rsidP="009600B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818EC">
              <w:rPr>
                <w:rFonts w:ascii="Times New Roman" w:hAnsi="Times New Roman"/>
              </w:rPr>
              <w:t>(подпись)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14:paraId="6F4B7BC4" w14:textId="77777777" w:rsidR="007818EC" w:rsidRDefault="007818EC" w:rsidP="009600B9">
            <w:pPr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14:paraId="3DD8093C" w14:textId="3C93DBCF" w:rsidR="007818EC" w:rsidRPr="007818EC" w:rsidRDefault="007818EC" w:rsidP="009600B9">
            <w:pPr>
              <w:jc w:val="center"/>
              <w:rPr>
                <w:rFonts w:ascii="Times New Roman" w:hAnsi="Times New Roman"/>
              </w:rPr>
            </w:pPr>
            <w:r w:rsidRPr="007818EC">
              <w:rPr>
                <w:rFonts w:ascii="Times New Roman" w:hAnsi="Times New Roman"/>
              </w:rPr>
              <w:t>(расшифровка)</w:t>
            </w:r>
          </w:p>
        </w:tc>
      </w:tr>
    </w:tbl>
    <w:p w14:paraId="1CF9E4FA" w14:textId="37A08B58" w:rsidR="007818EC" w:rsidRPr="00744C7C" w:rsidRDefault="00503DED" w:rsidP="007818EC">
      <w:pPr>
        <w:pStyle w:val="a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</w:t>
      </w:r>
    </w:p>
    <w:p w14:paraId="494D864C" w14:textId="75BDD9D0" w:rsidR="00695721" w:rsidRPr="00744C7C" w:rsidRDefault="007818EC" w:rsidP="00744C7C">
      <w:pPr>
        <w:pStyle w:val="a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</w:t>
      </w:r>
    </w:p>
    <w:sectPr w:rsidR="00695721" w:rsidRPr="00744C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5E8C22" w14:textId="77777777" w:rsidR="00012C50" w:rsidRDefault="00012C50" w:rsidP="00EF305F">
      <w:pPr>
        <w:spacing w:after="0" w:line="240" w:lineRule="auto"/>
      </w:pPr>
      <w:r>
        <w:separator/>
      </w:r>
    </w:p>
  </w:endnote>
  <w:endnote w:type="continuationSeparator" w:id="0">
    <w:p w14:paraId="75985087" w14:textId="77777777" w:rsidR="00012C50" w:rsidRDefault="00012C50" w:rsidP="00EF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12F36EB-E795-4DA4-B957-8994293F3538}"/>
    <w:embedBold r:id="rId2" w:fontKey="{BEE9E11F-93C4-4ED1-9A92-ED888D1DB00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5C8B3F5-3211-40DF-8275-8DFA9F6269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261BF" w14:textId="77777777" w:rsidR="00012C50" w:rsidRDefault="00012C50" w:rsidP="00EF305F">
      <w:pPr>
        <w:spacing w:after="0" w:line="240" w:lineRule="auto"/>
      </w:pPr>
      <w:r>
        <w:separator/>
      </w:r>
    </w:p>
  </w:footnote>
  <w:footnote w:type="continuationSeparator" w:id="0">
    <w:p w14:paraId="794C52EB" w14:textId="77777777" w:rsidR="00012C50" w:rsidRDefault="00012C50" w:rsidP="00EF30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DED"/>
    <w:rsid w:val="00012C50"/>
    <w:rsid w:val="00041225"/>
    <w:rsid w:val="000A25EB"/>
    <w:rsid w:val="000F2BDC"/>
    <w:rsid w:val="00100B61"/>
    <w:rsid w:val="00101F99"/>
    <w:rsid w:val="001041A6"/>
    <w:rsid w:val="00116197"/>
    <w:rsid w:val="001740F2"/>
    <w:rsid w:val="001928E9"/>
    <w:rsid w:val="001E449C"/>
    <w:rsid w:val="001F7E58"/>
    <w:rsid w:val="00216005"/>
    <w:rsid w:val="00263E8F"/>
    <w:rsid w:val="002657D6"/>
    <w:rsid w:val="002713FB"/>
    <w:rsid w:val="002B4B04"/>
    <w:rsid w:val="002C76BE"/>
    <w:rsid w:val="002D32F4"/>
    <w:rsid w:val="002F2E34"/>
    <w:rsid w:val="0035619B"/>
    <w:rsid w:val="00377BE8"/>
    <w:rsid w:val="00382BF7"/>
    <w:rsid w:val="003B22A4"/>
    <w:rsid w:val="003D21B0"/>
    <w:rsid w:val="003E38B1"/>
    <w:rsid w:val="004038E3"/>
    <w:rsid w:val="004216DD"/>
    <w:rsid w:val="00424D3E"/>
    <w:rsid w:val="00435A5F"/>
    <w:rsid w:val="00460F0D"/>
    <w:rsid w:val="0046220D"/>
    <w:rsid w:val="00481A53"/>
    <w:rsid w:val="004972ED"/>
    <w:rsid w:val="00503DED"/>
    <w:rsid w:val="00542416"/>
    <w:rsid w:val="005439BD"/>
    <w:rsid w:val="005468F0"/>
    <w:rsid w:val="00553296"/>
    <w:rsid w:val="0057761D"/>
    <w:rsid w:val="00582576"/>
    <w:rsid w:val="00594DBD"/>
    <w:rsid w:val="005C720B"/>
    <w:rsid w:val="005D752F"/>
    <w:rsid w:val="005F01D4"/>
    <w:rsid w:val="005F5882"/>
    <w:rsid w:val="006343D7"/>
    <w:rsid w:val="00684E70"/>
    <w:rsid w:val="00695721"/>
    <w:rsid w:val="006A03C3"/>
    <w:rsid w:val="006A6093"/>
    <w:rsid w:val="006B69FD"/>
    <w:rsid w:val="006D50ED"/>
    <w:rsid w:val="006E70ED"/>
    <w:rsid w:val="00744C7C"/>
    <w:rsid w:val="007616A0"/>
    <w:rsid w:val="00777045"/>
    <w:rsid w:val="007818EC"/>
    <w:rsid w:val="007C7D59"/>
    <w:rsid w:val="007D3030"/>
    <w:rsid w:val="00803C41"/>
    <w:rsid w:val="00817247"/>
    <w:rsid w:val="0085532A"/>
    <w:rsid w:val="0087759B"/>
    <w:rsid w:val="008A2FFC"/>
    <w:rsid w:val="008C3629"/>
    <w:rsid w:val="008C72D7"/>
    <w:rsid w:val="008E1843"/>
    <w:rsid w:val="009049EE"/>
    <w:rsid w:val="00946387"/>
    <w:rsid w:val="00952649"/>
    <w:rsid w:val="009600B9"/>
    <w:rsid w:val="00966173"/>
    <w:rsid w:val="00995F05"/>
    <w:rsid w:val="009C2038"/>
    <w:rsid w:val="009E2F8F"/>
    <w:rsid w:val="009E32C8"/>
    <w:rsid w:val="00A061FD"/>
    <w:rsid w:val="00A14EC3"/>
    <w:rsid w:val="00A358E7"/>
    <w:rsid w:val="00A40C26"/>
    <w:rsid w:val="00A56FA3"/>
    <w:rsid w:val="00AB0F48"/>
    <w:rsid w:val="00AB405E"/>
    <w:rsid w:val="00AD786B"/>
    <w:rsid w:val="00B00A9D"/>
    <w:rsid w:val="00B063BA"/>
    <w:rsid w:val="00B4140A"/>
    <w:rsid w:val="00B422F6"/>
    <w:rsid w:val="00B71D28"/>
    <w:rsid w:val="00B75025"/>
    <w:rsid w:val="00B84D6A"/>
    <w:rsid w:val="00B85027"/>
    <w:rsid w:val="00B85290"/>
    <w:rsid w:val="00B857EB"/>
    <w:rsid w:val="00B875E7"/>
    <w:rsid w:val="00BA36F0"/>
    <w:rsid w:val="00C05307"/>
    <w:rsid w:val="00C62F81"/>
    <w:rsid w:val="00C776B3"/>
    <w:rsid w:val="00C80F4B"/>
    <w:rsid w:val="00C92801"/>
    <w:rsid w:val="00D36C8D"/>
    <w:rsid w:val="00D505CB"/>
    <w:rsid w:val="00D520E3"/>
    <w:rsid w:val="00D82794"/>
    <w:rsid w:val="00D908EE"/>
    <w:rsid w:val="00DA346A"/>
    <w:rsid w:val="00DD5683"/>
    <w:rsid w:val="00DE2BFD"/>
    <w:rsid w:val="00DF4BC1"/>
    <w:rsid w:val="00DF5B94"/>
    <w:rsid w:val="00E03EC2"/>
    <w:rsid w:val="00E12B5D"/>
    <w:rsid w:val="00E57770"/>
    <w:rsid w:val="00E62A32"/>
    <w:rsid w:val="00E74B2A"/>
    <w:rsid w:val="00E77F27"/>
    <w:rsid w:val="00E80C9C"/>
    <w:rsid w:val="00EC5992"/>
    <w:rsid w:val="00EF305F"/>
    <w:rsid w:val="00F16C7B"/>
    <w:rsid w:val="00F23D09"/>
    <w:rsid w:val="00F2468C"/>
    <w:rsid w:val="00F43E96"/>
    <w:rsid w:val="00F573E3"/>
    <w:rsid w:val="00F64B36"/>
    <w:rsid w:val="00FC3F25"/>
    <w:rsid w:val="00FC5004"/>
    <w:rsid w:val="00FE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6216F"/>
  <w15:docId w15:val="{27130E6B-DC40-4279-93A0-0A2B61C3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387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03DED"/>
    <w:pPr>
      <w:spacing w:after="0" w:line="240" w:lineRule="auto"/>
    </w:pPr>
    <w:rPr>
      <w:rFonts w:ascii="Calibri" w:eastAsia="Calibri" w:hAnsi="Calibri" w:cs="Times New Roman"/>
    </w:rPr>
  </w:style>
  <w:style w:type="table" w:styleId="a4">
    <w:name w:val="Table Grid"/>
    <w:basedOn w:val="a1"/>
    <w:uiPriority w:val="59"/>
    <w:rsid w:val="008C7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C72D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C72D7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C72D7"/>
    <w:rPr>
      <w:rFonts w:ascii="Calibri" w:eastAsia="Calibri" w:hAnsi="Calibri" w:cs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8C72D7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8C72D7"/>
    <w:rPr>
      <w:rFonts w:ascii="Calibri" w:eastAsia="Calibri" w:hAnsi="Calibri" w:cs="Times New Roman"/>
      <w:b/>
      <w:bCs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EF3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F305F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EF3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F305F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Alenka</cp:lastModifiedBy>
  <cp:revision>77</cp:revision>
  <cp:lastPrinted>2025-05-16T11:32:00Z</cp:lastPrinted>
  <dcterms:created xsi:type="dcterms:W3CDTF">2025-05-06T15:18:00Z</dcterms:created>
  <dcterms:modified xsi:type="dcterms:W3CDTF">2025-06-10T07:03:00Z</dcterms:modified>
</cp:coreProperties>
</file>